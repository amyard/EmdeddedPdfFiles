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2565" w:rsidRDefault="00992565" w14:paraId="657E8707" w14:textId="153352C5">
      <w:r>
        <w:t>Address Type 1</w:t>
      </w:r>
      <w:r>
        <w:br/>
      </w:r>
      <w:r>
        <w:t>House A</w:t>
      </w:r>
      <w:r>
        <w:br/>
      </w:r>
      <w:r>
        <w:t>Road B</w:t>
      </w:r>
      <w:r>
        <w:br/>
      </w:r>
      <w:r>
        <w:t xml:space="preserve">Square Route </w:t>
      </w:r>
    </w:p>
    <w:p w:rsidR="00992565" w:rsidRDefault="00992565" w14:paraId="6CFB0B35" w14:textId="75E9E092"/>
    <w:p w:rsidR="00992565" w:rsidRDefault="00992565" w14:paraId="285925AB" w14:textId="3E91607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1</w:t>
      </w:r>
      <w:r w:rsidRPr="00992565">
        <w:rPr>
          <w:vertAlign w:val="superscript"/>
        </w:rPr>
        <w:t>st</w:t>
      </w:r>
      <w:r>
        <w:t xml:space="preserve"> January 2020</w:t>
      </w:r>
    </w:p>
    <w:p w:rsidR="00992565" w:rsidRDefault="00992565" w14:paraId="6A2EC611" w14:textId="1F71584A"/>
    <w:p w:rsidR="00992565" w:rsidRDefault="00992565" w14:paraId="5A54C7C1" w14:textId="78CF9948">
      <w:r>
        <w:t>Dear Sir / Madam</w:t>
      </w:r>
    </w:p>
    <w:p w:rsidR="00992565" w:rsidRDefault="00992565" w14:paraId="4F385EE9" w14:textId="409DDEF2"/>
    <w:p w:rsidR="00992565" w:rsidRDefault="00992565" w14:paraId="037EBCA4" w14:textId="4925012D">
      <w:pPr>
        <w:rPr>
          <w:ins w:author="Carolyn Muir" w:date="2020-04-07T15:45:00Z" w:id="0"/>
        </w:rPr>
      </w:pPr>
      <w:r>
        <w:t xml:space="preserve">Please find the information requested by the Housing Associate ABC. </w:t>
      </w:r>
      <w:ins w:author="Carolyn" w:date="2020-09-23T12:25:00Z" w:id="1">
        <w:r w:rsidR="00120998">
          <w:t>This has been updated on 23/9/2020</w:t>
        </w:r>
      </w:ins>
    </w:p>
    <w:p w:rsidR="0052567B" w:rsidRDefault="0052567B" w14:paraId="507E1F56" w14:textId="51FAEC4B">
      <w:ins w:author="Carolyn Muir" w:date="2020-04-07T15:45:00Z" w:id="2">
        <w:r>
          <w:t>Additional information will become available on 21</w:t>
        </w:r>
        <w:r w:rsidRPr="0052567B">
          <w:rPr>
            <w:vertAlign w:val="superscript"/>
            <w:rPrChange w:author="Carolyn Muir" w:date="2020-04-07T15:45:00Z" w:id="3">
              <w:rPr/>
            </w:rPrChange>
          </w:rPr>
          <w:t>st</w:t>
        </w:r>
        <w:r>
          <w:t xml:space="preserve"> January </w:t>
        </w:r>
      </w:ins>
    </w:p>
    <w:p w:rsidR="00992565" w:rsidRDefault="00992565" w14:paraId="1838ACF8" w14:textId="51505E4A"/>
    <w:p w:rsidR="00992565" w:rsidRDefault="00992565" w14:paraId="133E1F91" w14:textId="56566CC4">
      <w:pPr>
        <w:rPr>
          <w:ins w:author="Carolyn Muir" w:date="2020-04-07T15:11:00Z" w:id="4"/>
        </w:rPr>
      </w:pPr>
      <w:r>
        <w:t xml:space="preserve">We will be sending more information in due course, in the meantime please do not respond to this letter. </w:t>
      </w:r>
      <w:ins w:author="Al Frisby" w:date="2020-04-07T14:54:00Z" w:id="5">
        <w:r w:rsidR="09F7E425">
          <w:t xml:space="preserve"> Should you require any further information, please contact the main office on 01234 567890</w:t>
        </w:r>
      </w:ins>
    </w:p>
    <w:p w:rsidR="24E16C06" w:rsidP="24E16C06" w:rsidRDefault="24E16C06" w14:paraId="77D082E5" w14:textId="40914332">
      <w:pPr>
        <w:rPr>
          <w:ins w:author="Carolyn Muir" w:date="2020-04-07T15:11:00Z" w:id="6"/>
        </w:rPr>
      </w:pPr>
    </w:p>
    <w:p w:rsidR="3DD83D82" w:rsidP="24E16C06" w:rsidRDefault="3DD83D82" w14:paraId="20EDC1A1" w14:textId="27C7FE74">
      <w:pPr>
        <w:rPr>
          <w:ins w:author="Carolyn Muir" w:date="2020-09-23T11:54:00Z" w:id="7"/>
        </w:rPr>
      </w:pPr>
      <w:ins w:author="Carolyn Muir" w:date="2020-04-07T15:11:00Z" w:id="8">
        <w:r>
          <w:t>Yes all changes have appeared</w:t>
        </w:r>
      </w:ins>
      <w:ins w:author="Carolyn Muir" w:date="2020-04-07T15:12:00Z" w:id="9">
        <w:r>
          <w:t xml:space="preserve"> – this is the third round of track changes </w:t>
        </w:r>
      </w:ins>
    </w:p>
    <w:p w:rsidR="1EA55C85" w:rsidP="1EA55C85" w:rsidRDefault="1EA55C85" w14:paraId="1F65418D" w14:textId="7E97A60B">
      <w:pPr>
        <w:rPr>
          <w:ins w:author="Carolyn Muir" w:date="2020-09-23T11:54:00Z" w:id="10"/>
        </w:rPr>
      </w:pPr>
    </w:p>
    <w:p w:rsidR="0F04EA22" w:rsidP="1EA55C85" w:rsidRDefault="0F04EA22" w14:paraId="5C1C20F2" w14:textId="673BD575">
      <w:ins w:author="Carolyn Muir" w:date="2020-09-23T11:54:00Z" w:id="11">
        <w:r w:rsidRPr="1EA55C85">
          <w:t>Changes made here</w:t>
        </w:r>
      </w:ins>
      <w:ins w:author="Carolyn" w:date="2020-09-24T09:19:00Z" w:id="12">
        <w:r w:rsidR="004537A5">
          <w:t xml:space="preserve"> on 24</w:t>
        </w:r>
        <w:r w:rsidRPr="004537A5" w:rsidR="004537A5">
          <w:rPr>
            <w:vertAlign w:val="superscript"/>
            <w:rPrChange w:author="Carolyn" w:date="2020-09-24T09:19:00Z" w:id="13">
              <w:rPr/>
            </w:rPrChange>
          </w:rPr>
          <w:t>th</w:t>
        </w:r>
        <w:r w:rsidR="004537A5">
          <w:t xml:space="preserve"> Sept </w:t>
        </w:r>
      </w:ins>
    </w:p>
    <w:p w:rsidR="00992565" w:rsidRDefault="00992565" w14:paraId="33157849" w14:textId="59B4620F"/>
    <w:p w:rsidR="00992565" w:rsidRDefault="00992565" w14:paraId="7822B59C" w14:textId="669E0B8B"/>
    <w:p w:rsidR="00992565" w:rsidRDefault="00992565" w14:paraId="582DC6A9" w14:textId="5081AC23">
      <w:r>
        <w:t xml:space="preserve">Yours </w:t>
      </w:r>
      <w:del w:author="Al Frisby" w:date="2020-04-07T14:55:00Z" w:id="14">
        <w:r w:rsidDel="00992565">
          <w:delText xml:space="preserve">Sincerely </w:delText>
        </w:r>
      </w:del>
      <w:ins w:author="Al Frisby" w:date="2020-04-07T14:55:00Z" w:id="15">
        <w:r w:rsidR="04396E26">
          <w:t xml:space="preserve">Faithfully </w:t>
        </w:r>
      </w:ins>
    </w:p>
    <w:p w:rsidR="00992565" w:rsidRDefault="00992565" w14:paraId="073F4B0A" w14:textId="222E721C"/>
    <w:p w:rsidR="00992565" w:rsidRDefault="00992565" w14:paraId="6ADC6DD7" w14:textId="256ED0DC"/>
    <w:p w:rsidR="00992565" w:rsidRDefault="00992565" w14:paraId="274F5639" w14:textId="00EF2220">
      <w:pPr>
        <w:rPr>
          <w:ins w:author="Carolyn Muir" w:date="2020-04-07T15:46:00Z" w:id="16"/>
        </w:rPr>
      </w:pPr>
      <w:r>
        <w:t xml:space="preserve">A </w:t>
      </w:r>
      <w:ins w:author="Carolyn Muir" w:date="2020-04-07T15:45:00Z" w:id="17">
        <w:r w:rsidR="0052567B">
          <w:t>Woman</w:t>
        </w:r>
      </w:ins>
      <w:del w:author="Carolyn Muir" w:date="2020-04-07T15:45:00Z" w:id="18">
        <w:r w:rsidDel="0052567B">
          <w:delText xml:space="preserve">Man </w:delText>
        </w:r>
      </w:del>
    </w:p>
    <w:p w:rsidR="0052567B" w:rsidRDefault="0052567B" w14:paraId="70FCDE91" w14:textId="2FF362AE">
      <w:pPr>
        <w:rPr>
          <w:ins w:author="Carolyn Muir" w:date="2020-04-07T15:46:00Z" w:id="19"/>
        </w:rPr>
      </w:pPr>
    </w:p>
    <w:p w:rsidRPr="0052567B" w:rsidR="0052567B" w:rsidRDefault="0052567B" w14:paraId="271D71EC" w14:textId="343AABEE">
      <w:pPr>
        <w:rPr>
          <w:i/>
          <w:iCs/>
          <w:sz w:val="18"/>
          <w:szCs w:val="18"/>
          <w:rPrChange w:author="Carolyn Muir" w:date="2020-04-07T15:46:00Z" w:id="20">
            <w:rPr/>
          </w:rPrChange>
        </w:rPr>
      </w:pPr>
      <w:ins w:author="Carolyn Muir" w:date="2020-04-07T15:46:00Z" w:id="21">
        <w:r w:rsidRPr="0052567B">
          <w:rPr>
            <w:i/>
            <w:iCs/>
            <w:sz w:val="18"/>
            <w:szCs w:val="18"/>
            <w:rPrChange w:author="Carolyn Muir" w:date="2020-04-07T15:46:00Z" w:id="22">
              <w:rPr/>
            </w:rPrChange>
          </w:rPr>
          <w:t xml:space="preserve">This is a confidential letter </w:t>
        </w:r>
      </w:ins>
    </w:p>
    <w:sectPr w:rsidRPr="0052567B" w:rsidR="0052567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C54A0" w:rsidP="00992565" w:rsidRDefault="00BC54A0" w14:paraId="35DBDC17" w14:textId="77777777">
      <w:pPr>
        <w:spacing w:after="0" w:line="240" w:lineRule="auto"/>
      </w:pPr>
      <w:r>
        <w:separator/>
      </w:r>
    </w:p>
  </w:endnote>
  <w:endnote w:type="continuationSeparator" w:id="0">
    <w:p w:rsidR="00BC54A0" w:rsidP="00992565" w:rsidRDefault="00BC54A0" w14:paraId="1B845A21" w14:textId="77777777">
      <w:pPr>
        <w:spacing w:after="0" w:line="240" w:lineRule="auto"/>
      </w:pPr>
      <w:r>
        <w:continuationSeparator/>
      </w:r>
    </w:p>
  </w:endnote>
  <w:endnote w:type="continuationNotice" w:id="1">
    <w:p w:rsidR="00BC54A0" w:rsidRDefault="00BC54A0" w14:paraId="09D79A1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554CD9" w:rsidR="00992565" w:rsidP="00554CD9" w:rsidRDefault="00DD70A9" w14:paraId="6EF4490C" w14:textId="15B2CA16">
    <w:pPr>
      <w:pStyle w:val="Footer"/>
    </w:pPr>
    <w:r>
      <w:fldChar w:fldCharType="begin" w:fldLock="1"/>
    </w:r>
    <w:r>
      <w:instrText>DOCPROPERTY bjFooterEvenPageDocProperty \* MERGEFORMAT</w:instrText>
    </w:r>
    <w:r>
      <w:fldChar w:fldCharType="separate"/>
    </w:r>
    <w:r w:rsidRPr="00554CD9" w:rsidR="00554CD9">
      <w:rPr>
        <w:rFonts w:ascii="Times New Roman" w:hAnsi="Times New Roman" w:cs="Times New Roman"/>
        <w:color w:val="80FFFF"/>
        <w:sz w:val="24"/>
      </w:rPr>
      <w:t>Commercial in Confidence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554CD9" w:rsidR="00992565" w:rsidP="00554CD9" w:rsidRDefault="00DD70A9" w14:paraId="0CD69D2B" w14:textId="4AC34ACF">
    <w:pPr>
      <w:pStyle w:val="Footer"/>
    </w:pPr>
    <w:r>
      <w:fldChar w:fldCharType="begin" w:fldLock="1"/>
    </w:r>
    <w:r>
      <w:instrText>DOCPROPERTY bjFooterBothDocProperty \* MERGEFORMAT</w:instrText>
    </w:r>
    <w:r>
      <w:fldChar w:fldCharType="separate"/>
    </w:r>
    <w:r w:rsidRPr="00554CD9" w:rsidR="00554CD9">
      <w:rPr>
        <w:rFonts w:ascii="Times New Roman" w:hAnsi="Times New Roman" w:cs="Times New Roman"/>
        <w:color w:val="80FFFF"/>
        <w:sz w:val="24"/>
      </w:rPr>
      <w:t>Commercial in Confidence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554CD9" w:rsidR="00992565" w:rsidP="00554CD9" w:rsidRDefault="00DD70A9" w14:paraId="43C2F576" w14:textId="414B06A3">
    <w:pPr>
      <w:pStyle w:val="Footer"/>
    </w:pPr>
    <w:r>
      <w:fldChar w:fldCharType="begin" w:fldLock="1"/>
    </w:r>
    <w:r>
      <w:instrText>DOCPROPERTY bjFooterFirstPageDocProperty \* MERGEFORMAT</w:instrText>
    </w:r>
    <w:r>
      <w:fldChar w:fldCharType="separate"/>
    </w:r>
    <w:r w:rsidRPr="00554CD9" w:rsidR="00554CD9">
      <w:rPr>
        <w:rFonts w:ascii="Times New Roman" w:hAnsi="Times New Roman" w:cs="Times New Roman"/>
        <w:color w:val="80FFFF"/>
        <w:sz w:val="24"/>
      </w:rPr>
      <w:t>Commercial in Confidence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C54A0" w:rsidP="00992565" w:rsidRDefault="00BC54A0" w14:paraId="51DDCE63" w14:textId="77777777">
      <w:pPr>
        <w:spacing w:after="0" w:line="240" w:lineRule="auto"/>
      </w:pPr>
      <w:r>
        <w:separator/>
      </w:r>
    </w:p>
  </w:footnote>
  <w:footnote w:type="continuationSeparator" w:id="0">
    <w:p w:rsidR="00BC54A0" w:rsidP="00992565" w:rsidRDefault="00BC54A0" w14:paraId="4C8A8953" w14:textId="77777777">
      <w:pPr>
        <w:spacing w:after="0" w:line="240" w:lineRule="auto"/>
      </w:pPr>
      <w:r>
        <w:continuationSeparator/>
      </w:r>
    </w:p>
  </w:footnote>
  <w:footnote w:type="continuationNotice" w:id="1">
    <w:p w:rsidR="00BC54A0" w:rsidRDefault="00BC54A0" w14:paraId="4A905E8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554CD9" w:rsidR="00992565" w:rsidP="00554CD9" w:rsidRDefault="00DD70A9" w14:paraId="7A728C17" w14:textId="30B4BE18">
    <w:pPr>
      <w:pStyle w:val="Header"/>
      <w:jc w:val="center"/>
    </w:pPr>
    <w:r>
      <w:fldChar w:fldCharType="begin" w:fldLock="1"/>
    </w:r>
    <w:r>
      <w:instrText>DOCPROPERTY bjHeaderEvenPageDocProperty \* MERGEFORMAT</w:instrText>
    </w:r>
    <w:r>
      <w:fldChar w:fldCharType="separate"/>
    </w:r>
    <w:r w:rsidRPr="00554CD9" w:rsidR="00554CD9">
      <w:rPr>
        <w:rFonts w:ascii="Tahoma" w:hAnsi="Tahoma" w:cs="Tahoma"/>
        <w:color w:val="80FFFF"/>
        <w:sz w:val="24"/>
      </w:rPr>
      <w:t>Commercial in Confidence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554CD9" w:rsidR="00992565" w:rsidP="00554CD9" w:rsidRDefault="00DD70A9" w14:paraId="06EF7CC2" w14:textId="01CDD67F">
    <w:pPr>
      <w:pStyle w:val="Header"/>
      <w:jc w:val="center"/>
    </w:pPr>
    <w:r>
      <w:fldChar w:fldCharType="begin" w:fldLock="1"/>
    </w:r>
    <w:r>
      <w:instrText>DOCPROPERTY bjHeaderBothDocProperty \* MERGEFORMAT</w:instrText>
    </w:r>
    <w:r>
      <w:fldChar w:fldCharType="separate"/>
    </w:r>
    <w:r w:rsidRPr="00554CD9" w:rsidR="00554CD9">
      <w:rPr>
        <w:rFonts w:ascii="Tahoma" w:hAnsi="Tahoma" w:cs="Tahoma"/>
        <w:color w:val="80FFFF"/>
        <w:sz w:val="24"/>
      </w:rPr>
      <w:t>Commercial in Confidence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554CD9" w:rsidR="00992565" w:rsidP="00554CD9" w:rsidRDefault="00DD70A9" w14:paraId="7371554B" w14:textId="26CE3EC0">
    <w:pPr>
      <w:pStyle w:val="Header"/>
      <w:jc w:val="center"/>
    </w:pPr>
    <w:r>
      <w:fldChar w:fldCharType="begin" w:fldLock="1"/>
    </w:r>
    <w:r>
      <w:instrText>DOCPROPERTY bjHeaderFirstPageDocProperty \* MERGEFORMAT</w:instrText>
    </w:r>
    <w:r>
      <w:fldChar w:fldCharType="separate"/>
    </w:r>
    <w:r w:rsidRPr="00554CD9" w:rsidR="00554CD9">
      <w:rPr>
        <w:rFonts w:ascii="Tahoma" w:hAnsi="Tahoma" w:cs="Tahoma"/>
        <w:color w:val="80FFFF"/>
        <w:sz w:val="24"/>
      </w:rPr>
      <w:t>Commercial in Confidence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arolyn Muir">
    <w15:presenceInfo w15:providerId="AD" w15:userId="S-1-5-21-3737933067-751553508-3070111692-1402"/>
  </w15:person>
  <w15:person w15:author="Carolyn">
    <w15:presenceInfo w15:providerId="AD" w15:userId="S::cmuir@demoiken.onmicrosoft.com::24ce5dc3-5bf8-46c1-9b92-7ae25d43cdaa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proofState w:spelling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65"/>
    <w:rsid w:val="00120998"/>
    <w:rsid w:val="0020739D"/>
    <w:rsid w:val="004537A5"/>
    <w:rsid w:val="00494FA1"/>
    <w:rsid w:val="004A0F5E"/>
    <w:rsid w:val="0052567B"/>
    <w:rsid w:val="00554CD9"/>
    <w:rsid w:val="005A7DF5"/>
    <w:rsid w:val="00612988"/>
    <w:rsid w:val="00921C6F"/>
    <w:rsid w:val="00992565"/>
    <w:rsid w:val="00A501B1"/>
    <w:rsid w:val="00BC54A0"/>
    <w:rsid w:val="00DD70A9"/>
    <w:rsid w:val="00EC035D"/>
    <w:rsid w:val="00FA4483"/>
    <w:rsid w:val="00FA7CAA"/>
    <w:rsid w:val="04396E26"/>
    <w:rsid w:val="09F7E425"/>
    <w:rsid w:val="0F04EA22"/>
    <w:rsid w:val="1EA55C85"/>
    <w:rsid w:val="24E16C06"/>
    <w:rsid w:val="30FAF680"/>
    <w:rsid w:val="366A51C9"/>
    <w:rsid w:val="3DD83D82"/>
    <w:rsid w:val="4A42A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29DD13"/>
  <w15:chartTrackingRefBased/>
  <w15:docId w15:val="{BF98264D-7BB9-4A78-B8F8-D138BFB599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256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92565"/>
  </w:style>
  <w:style w:type="paragraph" w:styleId="Footer">
    <w:name w:val="footer"/>
    <w:basedOn w:val="Normal"/>
    <w:link w:val="FooterChar"/>
    <w:uiPriority w:val="99"/>
    <w:unhideWhenUsed/>
    <w:rsid w:val="0099256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92565"/>
  </w:style>
  <w:style w:type="paragraph" w:styleId="BalloonText">
    <w:name w:val="Balloon Text"/>
    <w:basedOn w:val="Normal"/>
    <w:link w:val="BalloonTextChar"/>
    <w:uiPriority w:val="99"/>
    <w:semiHidden/>
    <w:unhideWhenUsed/>
    <w:rsid w:val="005256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256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B37BA5AE3DCD44B55C2D24A14F2F9E" ma:contentTypeVersion="10" ma:contentTypeDescription="Create a new document." ma:contentTypeScope="" ma:versionID="f180eb517659a3e487b9d680252f65fb">
  <xsd:schema xmlns:xsd="http://www.w3.org/2001/XMLSchema" xmlns:xs="http://www.w3.org/2001/XMLSchema" xmlns:p="http://schemas.microsoft.com/office/2006/metadata/properties" xmlns:ns2="11032c12-727d-4e30-95c5-2061bfd29805" xmlns:ns3="669e2ad8-9287-4419-b172-a137847d6c68" targetNamespace="http://schemas.microsoft.com/office/2006/metadata/properties" ma:root="true" ma:fieldsID="76f4d0a79dc2cf70aa70692d80a25512" ns2:_="" ns3:_="">
    <xsd:import namespace="11032c12-727d-4e30-95c5-2061bfd29805"/>
    <xsd:import namespace="669e2ad8-9287-4419-b172-a137847d6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032c12-727d-4e30-95c5-2061bfd298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e2ad8-9287-4419-b172-a137847d6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isl xmlns:xsi="http://www.w3.org/2001/XMLSchema-instance" xmlns:xsd="http://www.w3.org/2001/XMLSchema" xmlns="http://www.boldonjames.com/2008/01/sie/internal/label" sislVersion="0" policy="e6090164-3d57-425f-9cb8-20771d44ab24" origin="defaultValue">
  <element uid="id_classification_generalbusiness" value=""/>
</sisl>
</file>

<file path=customXml/itemProps1.xml><?xml version="1.0" encoding="utf-8"?>
<ds:datastoreItem xmlns:ds="http://schemas.openxmlformats.org/officeDocument/2006/customXml" ds:itemID="{41168FD8-88D8-4173-A82C-FA32C7C13429}"/>
</file>

<file path=customXml/itemProps2.xml><?xml version="1.0" encoding="utf-8"?>
<ds:datastoreItem xmlns:ds="http://schemas.openxmlformats.org/officeDocument/2006/customXml" ds:itemID="{2C2B775D-F161-444D-A654-110C2055EE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5DAEA0-0A3A-4E04-98F9-D3BE34EE27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E7FCDC-FDF4-453B-8E30-79419D36AFB5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Muir</dc:creator>
  <cp:keywords/>
  <dc:description/>
  <cp:lastModifiedBy>Carolyn</cp:lastModifiedBy>
  <cp:revision>8</cp:revision>
  <dcterms:created xsi:type="dcterms:W3CDTF">2020-04-07T07:11:00Z</dcterms:created>
  <dcterms:modified xsi:type="dcterms:W3CDTF">2020-09-24T08:19:00Z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64a9691e-ee7e-4661-973a-97ee022aa7ed</vt:lpwstr>
  </property>
  <property fmtid="{D5CDD505-2E9C-101B-9397-08002B2CF9AE}" pid="3" name="bjDocumentLabelXML">
    <vt:lpwstr>&lt;?xml version="1.0" encoding="us-ascii"?&gt;&lt;sisl xmlns:xsi="http://www.w3.org/2001/XMLSchema-instance" xmlns:xsd="http://www.w3.org/2001/XMLSchema" sislVersion="0" policy="e6090164-3d57-425f-9cb8-20771d44ab24" origin="defaultValue" xmlns="http://www.boldonj</vt:lpwstr>
  </property>
  <property fmtid="{D5CDD505-2E9C-101B-9397-08002B2CF9AE}" pid="4" name="bjDocumentLabelXML-0">
    <vt:lpwstr>ames.com/2008/01/sie/internal/label"&gt;&lt;element uid="id_classification_generalbusiness" value="" /&gt;&lt;/sisl&gt;</vt:lpwstr>
  </property>
  <property fmtid="{D5CDD505-2E9C-101B-9397-08002B2CF9AE}" pid="5" name="bjDocumentSecurityLabel">
    <vt:lpwstr>Commercial in Confidence</vt:lpwstr>
  </property>
  <property fmtid="{D5CDD505-2E9C-101B-9397-08002B2CF9AE}" pid="6" name="bjHeaderBothDocProperty">
    <vt:lpwstr>Commercial in Confidence</vt:lpwstr>
  </property>
  <property fmtid="{D5CDD505-2E9C-101B-9397-08002B2CF9AE}" pid="7" name="bjHeaderFirstPageDocProperty">
    <vt:lpwstr>Commercial in Confidence</vt:lpwstr>
  </property>
  <property fmtid="{D5CDD505-2E9C-101B-9397-08002B2CF9AE}" pid="8" name="bjHeaderEvenPageDocProperty">
    <vt:lpwstr>Commercial in Confidence</vt:lpwstr>
  </property>
  <property fmtid="{D5CDD505-2E9C-101B-9397-08002B2CF9AE}" pid="9" name="bjFooterBothDocProperty">
    <vt:lpwstr>Commercial in Confidence</vt:lpwstr>
  </property>
  <property fmtid="{D5CDD505-2E9C-101B-9397-08002B2CF9AE}" pid="10" name="bjFooterFirstPageDocProperty">
    <vt:lpwstr>Commercial in Confidence</vt:lpwstr>
  </property>
  <property fmtid="{D5CDD505-2E9C-101B-9397-08002B2CF9AE}" pid="11" name="bjFooterEvenPageDocProperty">
    <vt:lpwstr>Commercial in Confidence</vt:lpwstr>
  </property>
  <property fmtid="{D5CDD505-2E9C-101B-9397-08002B2CF9AE}" pid="12" name="bjSaver">
    <vt:lpwstr>4wW7jEqY0T20etu7r8LIkB+bFSNCdT0E</vt:lpwstr>
  </property>
  <property fmtid="{D5CDD505-2E9C-101B-9397-08002B2CF9AE}" pid="13" name="ContentTypeId">
    <vt:lpwstr>0x01010091B37BA5AE3DCD44B55C2D24A14F2F9E</vt:lpwstr>
  </property>
  <property fmtid="{D5CDD505-2E9C-101B-9397-08002B2CF9AE}" pid="14" name="Order">
    <vt:r8>6200</vt:r8>
  </property>
  <property fmtid="{D5CDD505-2E9C-101B-9397-08002B2CF9AE}" pid="15" name="_CopySource">
    <vt:lpwstr>https://demoiken-my.sharepoint.com/personal/cmuir_demoiken_onmicrosoft_com/Documents/Letter for track changes_2.docx</vt:lpwstr>
  </property>
</Properties>
</file>